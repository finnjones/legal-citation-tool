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Native Title and the Common Law of Australia</w:t>
      </w:r>
    </w:p>
    <w:p>
      <w:r>
        <w:t>The recognition of native title in Australian law marks one of the most significant developments in the modern common law of Australia.</w:t>
      </w:r>
      <w:r>
        <w:rPr>
          <w:rStyle w:val="FootnoteReference"/>
        </w:rPr>
        <w:footnoteReference w:id="1"/>
      </w:r>
      <w:r>
        <w:t xml:space="preserve"> Prior to this recognition, colonial courts proceeded on the assumption that the continent was legally unoccupied at the time of settlement, a position increasingly difficult to reconcile with statutes such as the Commonwealth's consumer protection framework.</w:t>
      </w:r>
      <w:r>
        <w:rPr>
          <w:rStyle w:val="FootnoteReference"/>
        </w:rPr>
        <w:footnoteReference w:id="2"/>
      </w:r>
    </w:p>
    <w:p>
      <w:r>
        <w:t>The High Court's reasoning has since been applied and refined in later proceedings.</w:t>
      </w:r>
      <w:r>
        <w:rPr>
          <w:rStyle w:val="FootnoteReference"/>
        </w:rPr>
        <w:footnoteReference w:id="3"/>
      </w:r>
      <w:r>
        <w:t xml:space="preserve"> Commentators continue to refer to the decision, for short, simply as Mabo.</w:t>
      </w:r>
      <w:r>
        <w:rPr>
          <w:rStyle w:val="FootnoteReference"/>
        </w:rPr>
        <w:footnoteReference w:id="4"/>
      </w:r>
      <w:r>
        <w:t xml:space="preserve"> Its influence can also be traced through subsequent litigation concerning overlapping claims.</w:t>
      </w:r>
      <w:r>
        <w:rPr>
          <w:rStyle w:val="FootnoteReference"/>
        </w:rPr>
        <w:footnoteReference w:id="5"/>
      </w:r>
    </w:p>
    <w:p>
      <w:r>
        <w:t>Academic commentary followed swiftly.</w:t>
      </w:r>
      <w:r>
        <w:rPr>
          <w:rStyle w:val="FootnoteReference"/>
        </w:rPr>
        <w:footnoteReference w:id="6"/>
      </w:r>
      <w:r>
        <w:t xml:space="preserve"> Textbook treatments were revised accordingly.</w:t>
      </w:r>
      <w:r>
        <w:rPr>
          <w:rStyle w:val="FootnoteReference"/>
        </w:rPr>
        <w:footnoteReference w:id="7"/>
      </w:r>
      <w:r>
        <w:t xml:space="preserve"> and the doctrine was tested again a few years later.</w:t>
      </w:r>
      <w:r>
        <w:rPr>
          <w:rStyle w:val="FootnoteReference"/>
        </w:rPr>
        <w:footnoteReference w:id="8"/>
      </w:r>
    </w:p>
    <w:p>
      <w:r>
        <w:t>Government and civil-society bodies have since monitored the practical operation of native title.</w:t>
      </w:r>
      <w:r>
        <w:rPr>
          <w:rStyle w:val="FootnoteReference"/>
        </w:rPr>
        <w:footnoteReference w:id="9"/>
      </w:r>
      <w:r>
        <w:t xml:space="preserve"> including through periodic statutory review.</w:t>
      </w:r>
      <w:r>
        <w:rPr>
          <w:rStyle w:val="FootnoteReference"/>
        </w:rPr>
        <w:footnoteReference w:id="1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pPr>
        <w:spacing w:after="0" w:line="240" w:lineRule="auto"/>
      </w:pPr>
      <w:r>
        <w:separator/>
      </w:r>
    </w:p>
  </w:footnote>
  <w:footnote w:id="0" w:type="continuationSeparator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Mabo v Queensland (No 2)</w:t>
      </w:r>
      <w:r>
        <w:t xml:space="preserve"> (1992) 175 C.L.R. 1 at 42 per Brennan J.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See </w:t>
      </w:r>
      <w:r>
        <w:rPr>
          <w:i/>
          <w:iCs/>
        </w:rPr>
        <w:t xml:space="preserve">Competition and Consumer Act 2010 (Cth)</w:t>
      </w:r>
      <w:r>
        <w:t xml:space="preserve">, section 18.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Ibid, at </w:t>
      </w:r>
      <w:del w:id="9001" w:author="Original Author" w:date="2020-01-01T00:00:00Z">
        <w:r>
          <w:delText xml:space="preserve">40</w:delText>
        </w:r>
      </w:del>
      <w:ins w:id="9002" w:author="Original Author" w:date="2020-01-01T00:00:00Z">
        <w:r>
          <w:t xml:space="preserve">45</w:t>
        </w:r>
      </w:ins>
      <w:r>
        <w:t xml:space="preserve">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Mabo</w:t>
      </w:r>
      <w:r>
        <w:t xml:space="preserve">, above n 1, 60.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  <w:iCs/>
        </w:rPr>
        <w:t xml:space="preserve">Smith v Jones</w:t>
      </w:r>
      <w:r>
        <w:t xml:space="preserve"> (2005) 220 A.L.R. 1; </w:t>
      </w:r>
      <w:r>
        <w:rPr>
          <w:i/>
          <w:iCs/>
        </w:rPr>
        <w:t xml:space="preserve">Attorney-General (NSW) v X</w:t>
      </w:r>
      <w:r>
        <w:t xml:space="preserve"> (2001) 53 N.S.W.L.R. 1.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 Smith, 'Native Title and the Common Law'</w:t>
      </w:r>
    </w:p>
    <w:p>
      <w:pPr>
        <w:pStyle w:val="FootnoteText"/>
      </w:pPr>
      <w:r>
        <w:t xml:space="preserve">(1995) 19 </w:t>
      </w:r>
      <w:r>
        <w:rPr>
          <w:i/>
          <w:iCs/>
        </w:rPr>
        <w:t xml:space="preserve">Melbourne University Law Review</w:t>
      </w:r>
      <w:r>
        <w:t xml:space="preserve"> 195.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 Butt, </w:t>
      </w:r>
      <w:r>
        <w:rPr>
          <w:i/>
          <w:iCs/>
        </w:rPr>
        <w:t xml:space="preserve">Land Law</w:t>
      </w:r>
      <w:r>
        <w:t xml:space="preserve"> (Lawbook Co, 6th ed, 2010) 45.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principle was later confirmed by the Court: </w:t>
      </w:r>
      <w:r>
        <w:rPr>
          <w:i/>
          <w:iCs/>
        </w:rPr>
        <w:t xml:space="preserve">Wik Peoples v Queensland</w:t>
      </w:r>
      <w:r>
        <w:t xml:space="preserve"> (1996) 187 C.L.R. 1, 129 per Toohey J.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Australian Human Rights Commission,</w:t>
      </w:r>
      <w:r>
        <w:tab/>
      </w:r>
      <w:r>
        <w:t xml:space="preserve"> 'Native Title Report 2017' (Web Page, 2017) &lt;https://humanrights.gov.au/native-title-report-2017&gt;.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Australian Law Reform Commission, </w:t>
      </w:r>
      <w:r>
        <w:rPr>
          <w:rStyle w:val="Emphasis"/>
        </w:rPr>
        <w:t xml:space="preserve">Connection to Country: Review of the Native Title Act 1993 (Cth)</w:t>
      </w:r>
      <w:r>
        <w:t xml:space="preserve"> (Report No 126, 2015)</w:t>
      </w:r>
      <w:r>
        <w:br/>
      </w:r>
      <w:r>
        <w:t xml:space="preserve">34.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</w:style>
  <w:style w:type="character" w:styleId="FootnoteReference">
    <w:name w:val="footnote reference"/>
    <w:basedOn w:val="DefaultParagraphFont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